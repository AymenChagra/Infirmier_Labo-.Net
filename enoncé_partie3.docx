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6E72E" w14:textId="63E6A20F" w:rsidR="008A3929" w:rsidRDefault="008A3929" w:rsidP="008A3929">
      <w:p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Travail à Rendre </w:t>
      </w:r>
      <w:r w:rsidR="00D50991">
        <w:rPr>
          <w:b/>
          <w:color w:val="000000"/>
          <w:sz w:val="48"/>
          <w:szCs w:val="48"/>
        </w:rPr>
        <w:t>3</w:t>
      </w:r>
    </w:p>
    <w:p w14:paraId="092A5504" w14:textId="7A1C1312" w:rsidR="00324B22" w:rsidRPr="00324B22" w:rsidRDefault="00324B22" w:rsidP="00324B22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bCs/>
          <w:color w:val="000000"/>
          <w:sz w:val="48"/>
          <w:szCs w:val="48"/>
        </w:rPr>
      </w:pPr>
      <w:r w:rsidRPr="00324B22">
        <w:rPr>
          <w:bCs/>
          <w:color w:val="000000"/>
          <w:sz w:val="48"/>
          <w:szCs w:val="48"/>
        </w:rPr>
        <w:t xml:space="preserve">(Suite </w:t>
      </w:r>
      <w:r>
        <w:rPr>
          <w:bCs/>
          <w:color w:val="000000"/>
          <w:sz w:val="48"/>
          <w:szCs w:val="48"/>
        </w:rPr>
        <w:t>R</w:t>
      </w:r>
      <w:r w:rsidRPr="00324B22">
        <w:rPr>
          <w:bCs/>
          <w:color w:val="000000"/>
          <w:sz w:val="48"/>
          <w:szCs w:val="48"/>
        </w:rPr>
        <w:t>endu</w:t>
      </w:r>
      <w:r w:rsidR="00D50991">
        <w:rPr>
          <w:bCs/>
          <w:color w:val="000000"/>
          <w:sz w:val="48"/>
          <w:szCs w:val="48"/>
        </w:rPr>
        <w:t>2</w:t>
      </w:r>
      <w:r w:rsidRPr="00324B22">
        <w:rPr>
          <w:bCs/>
          <w:color w:val="000000"/>
          <w:sz w:val="48"/>
          <w:szCs w:val="48"/>
        </w:rPr>
        <w:t>)</w:t>
      </w:r>
    </w:p>
    <w:p w14:paraId="3898762F" w14:textId="77777777" w:rsidR="00D50991" w:rsidRDefault="00D50991" w:rsidP="00D50991">
      <w:pPr>
        <w:spacing w:after="200" w:line="276" w:lineRule="auto"/>
        <w:rPr>
          <w:color w:val="000000"/>
        </w:rPr>
      </w:pPr>
      <w:r>
        <w:rPr>
          <w:b/>
          <w:color w:val="000000"/>
          <w:sz w:val="48"/>
          <w:szCs w:val="48"/>
          <w:highlight w:val="white"/>
        </w:rPr>
        <w:t>Partie III : ASP MVC (</w:t>
      </w:r>
      <w:r>
        <w:rPr>
          <w:b/>
          <w:sz w:val="48"/>
          <w:szCs w:val="48"/>
          <w:highlight w:val="white"/>
        </w:rPr>
        <w:t>6</w:t>
      </w:r>
      <w:r>
        <w:rPr>
          <w:b/>
          <w:color w:val="000000"/>
          <w:sz w:val="48"/>
          <w:szCs w:val="48"/>
          <w:highlight w:val="white"/>
        </w:rPr>
        <w:t xml:space="preserve">pts)  </w:t>
      </w:r>
    </w:p>
    <w:p w14:paraId="4BFAC490" w14:textId="77777777" w:rsidR="00D50991" w:rsidRDefault="00D50991" w:rsidP="00D50991">
      <w:pPr>
        <w:spacing w:after="200" w:line="276" w:lineRule="auto"/>
        <w:rPr>
          <w:b/>
        </w:rPr>
      </w:pPr>
      <w:r>
        <w:t>1-Alimenter la BDD par :</w:t>
      </w:r>
      <w:r>
        <w:rPr>
          <w:b/>
        </w:rPr>
        <w:t xml:space="preserve"> (0.75 pt)</w:t>
      </w:r>
    </w:p>
    <w:p w14:paraId="6E5399D5" w14:textId="77777777" w:rsidR="00D50991" w:rsidRDefault="00D50991" w:rsidP="00D50991">
      <w:pPr>
        <w:numPr>
          <w:ilvl w:val="0"/>
          <w:numId w:val="2"/>
        </w:numPr>
        <w:spacing w:after="200" w:line="276" w:lineRule="auto"/>
      </w:pPr>
      <w:r>
        <w:t>Un laboratoire</w:t>
      </w:r>
    </w:p>
    <w:p w14:paraId="18417233" w14:textId="77777777" w:rsidR="00D50991" w:rsidRDefault="00D50991" w:rsidP="00D50991">
      <w:pPr>
        <w:numPr>
          <w:ilvl w:val="0"/>
          <w:numId w:val="2"/>
        </w:numPr>
        <w:spacing w:after="200" w:line="276" w:lineRule="auto"/>
      </w:pPr>
      <w:r>
        <w:t>Un infirmier</w:t>
      </w:r>
    </w:p>
    <w:sdt>
      <w:sdtPr>
        <w:tag w:val="goog_rdk_4"/>
        <w:id w:val="1935389838"/>
      </w:sdtPr>
      <w:sdtContent>
        <w:p w14:paraId="21C6BEB5" w14:textId="77777777" w:rsidR="00D50991" w:rsidRDefault="00D50991" w:rsidP="00D50991">
          <w:pPr>
            <w:numPr>
              <w:ilvl w:val="0"/>
              <w:numId w:val="2"/>
            </w:numPr>
            <w:spacing w:after="200" w:line="276" w:lineRule="auto"/>
            <w:rPr>
              <w:ins w:id="0" w:author="Beya Sassi" w:date="2024-05-05T23:08:00Z"/>
            </w:rPr>
          </w:pPr>
          <w:r>
            <w:t>Un Patient</w:t>
          </w:r>
          <w:sdt>
            <w:sdtPr>
              <w:tag w:val="goog_rdk_3"/>
              <w:id w:val="1156265636"/>
            </w:sdtPr>
            <w:sdtContent/>
          </w:sdt>
        </w:p>
      </w:sdtContent>
    </w:sdt>
    <w:p w14:paraId="608EF7B9" w14:textId="77777777" w:rsidR="00D50991" w:rsidRDefault="00D50991" w:rsidP="00D50991">
      <w:pPr>
        <w:numPr>
          <w:ilvl w:val="0"/>
          <w:numId w:val="2"/>
        </w:numPr>
        <w:spacing w:after="200" w:line="276" w:lineRule="auto"/>
      </w:pPr>
      <w:r>
        <w:t>Un Bilan</w:t>
      </w:r>
    </w:p>
    <w:p w14:paraId="67C26978" w14:textId="77777777" w:rsidR="00D50991" w:rsidRDefault="00D50991" w:rsidP="00D50991">
      <w:pPr>
        <w:spacing w:after="200" w:line="360" w:lineRule="auto"/>
        <w:rPr>
          <w:b/>
        </w:rPr>
      </w:pPr>
      <w:r>
        <w:t>2-</w:t>
      </w:r>
      <w:r>
        <w:rPr>
          <w:sz w:val="22"/>
          <w:szCs w:val="22"/>
        </w:rPr>
        <w:t xml:space="preserve"> </w:t>
      </w:r>
      <w:r>
        <w:t xml:space="preserve">Réaliser une vue qui permet de créer un </w:t>
      </w:r>
      <w:r>
        <w:rPr>
          <w:b/>
        </w:rPr>
        <w:t xml:space="preserve">Infirmier </w:t>
      </w:r>
      <w:r>
        <w:t xml:space="preserve">comme le montre la figure suivante, tout en choisissant le </w:t>
      </w:r>
      <w:r>
        <w:rPr>
          <w:b/>
        </w:rPr>
        <w:t xml:space="preserve">Laboratoire et la spécialité </w:t>
      </w:r>
      <w:r>
        <w:t>à partir de deux listes déroulantes.</w:t>
      </w:r>
      <w:r>
        <w:rPr>
          <w:b/>
        </w:rPr>
        <w:t xml:space="preserve"> (2.5 pts)</w:t>
      </w:r>
    </w:p>
    <w:p w14:paraId="285504B3" w14:textId="77777777" w:rsidR="00D50991" w:rsidRDefault="00D50991" w:rsidP="00D50991">
      <w:pPr>
        <w:spacing w:after="200" w:line="276" w:lineRule="auto"/>
      </w:pPr>
      <w:r>
        <w:rPr>
          <w:noProof/>
        </w:rPr>
        <w:drawing>
          <wp:inline distT="114300" distB="114300" distL="114300" distR="114300" wp14:anchorId="155F8240" wp14:editId="0C1483FB">
            <wp:extent cx="4285428" cy="2749031"/>
            <wp:effectExtent l="0" t="0" r="0" b="0"/>
            <wp:docPr id="1945597310" name="image2.png" descr="Une image contenant texte, capture d’écran, Police, nombre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7310" name="image2.png" descr="Une image contenant texte, capture d’écran, Police, nombre&#10;&#10;Le contenu généré par l’IA peut êtr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428" cy="274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21447" w14:textId="77777777" w:rsidR="00D50991" w:rsidRDefault="00D50991" w:rsidP="00D50991">
      <w:pPr>
        <w:jc w:val="both"/>
        <w:rPr>
          <w:b/>
        </w:rPr>
      </w:pPr>
      <w:r>
        <w:t xml:space="preserve">3- Rediriger vers une vue </w:t>
      </w:r>
      <w:r>
        <w:rPr>
          <w:b/>
        </w:rPr>
        <w:t xml:space="preserve">Index </w:t>
      </w:r>
      <w:r>
        <w:t>qui liste l’ensemble des infirmiers tout en affichant l’intitulé du Laboratoire auquel ils appartiennent.</w:t>
      </w:r>
      <w:r>
        <w:rPr>
          <w:b/>
        </w:rPr>
        <w:t xml:space="preserve"> (1.25 pts)</w:t>
      </w:r>
    </w:p>
    <w:p w14:paraId="44F0CC0C" w14:textId="77777777" w:rsidR="00D50991" w:rsidRDefault="00D50991" w:rsidP="00D50991">
      <w:pPr>
        <w:jc w:val="both"/>
      </w:pPr>
      <w:r>
        <w:rPr>
          <w:noProof/>
        </w:rPr>
        <w:drawing>
          <wp:inline distT="114300" distB="114300" distL="114300" distR="114300" wp14:anchorId="0A17E68A" wp14:editId="51F3F201">
            <wp:extent cx="5760410" cy="1397000"/>
            <wp:effectExtent l="0" t="0" r="0" b="0"/>
            <wp:docPr id="1945597312" name="image5.png" descr="Une image contenant texte, ligne, Police, nombre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7312" name="image5.png" descr="Une image contenant texte, ligne, Police, nombre&#10;&#10;Le contenu généré par l’IA peut êtr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0C38C" w14:textId="77777777" w:rsidR="00D50991" w:rsidRDefault="00D50991" w:rsidP="00D50991">
      <w:pPr>
        <w:spacing w:line="360" w:lineRule="auto"/>
        <w:jc w:val="both"/>
        <w:rPr>
          <w:b/>
        </w:rPr>
      </w:pPr>
      <w:r>
        <w:lastRenderedPageBreak/>
        <w:t xml:space="preserve">4- Dans la vue Index, ajouter un lien qui redirige, pour chaque infirmier, vers la liste des Patients pour qui il a effectué des prélèvements </w:t>
      </w:r>
      <w:r>
        <w:rPr>
          <w:b/>
        </w:rPr>
        <w:t>(1.5 pts)</w:t>
      </w:r>
    </w:p>
    <w:p w14:paraId="37EAADDF" w14:textId="77777777" w:rsidR="00D50991" w:rsidRDefault="00D50991" w:rsidP="00D50991">
      <w:pPr>
        <w:tabs>
          <w:tab w:val="left" w:pos="2088"/>
          <w:tab w:val="right" w:pos="9072"/>
        </w:tabs>
        <w:spacing w:after="200" w:line="276" w:lineRule="auto"/>
        <w:jc w:val="right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6980135" wp14:editId="607316DC">
            <wp:extent cx="5756910" cy="1151255"/>
            <wp:effectExtent l="0" t="0" r="0" b="0"/>
            <wp:docPr id="1945597311" name="image1.png" descr="Une image contenant texte, Police, ligne, capture d’écran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7311" name="image1.png" descr="Une image contenant texte, Police, ligne, capture d’écran&#10;&#10;Le contenu généré par l’IA peut êtr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5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0D023" wp14:editId="637D9CDD">
            <wp:extent cx="5756910" cy="1341120"/>
            <wp:effectExtent l="0" t="0" r="0" b="0"/>
            <wp:docPr id="1945597313" name="image3.png" descr="Une image contenant texte, Police, ligne, capture d’écran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7313" name="image3.png" descr="Une image contenant texte, Police, ligne, capture d’écran&#10;&#10;Le contenu généré par l’IA peut êtr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41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Bon Travail ☺</w:t>
      </w:r>
    </w:p>
    <w:p w14:paraId="411D1FF3" w14:textId="77777777" w:rsidR="00D50991" w:rsidRDefault="00D50991" w:rsidP="00D50991">
      <w:pPr>
        <w:pBdr>
          <w:top w:val="nil"/>
          <w:left w:val="nil"/>
          <w:bottom w:val="nil"/>
          <w:right w:val="nil"/>
          <w:between w:val="nil"/>
        </w:pBdr>
        <w:spacing w:before="200" w:after="200" w:line="276" w:lineRule="auto"/>
        <w:jc w:val="both"/>
      </w:pPr>
    </w:p>
    <w:p w14:paraId="4B39339B" w14:textId="3C62E282" w:rsidR="00324B22" w:rsidRDefault="00324B22" w:rsidP="00D50991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Calibri" w:eastAsia="Calibri" w:hAnsi="Calibri" w:cs="Calibri"/>
        </w:rPr>
      </w:pPr>
    </w:p>
    <w:sectPr w:rsidR="00324B22">
      <w:headerReference w:type="default" r:id="rId12"/>
      <w:footerReference w:type="default" r:id="rId13"/>
      <w:pgSz w:w="11900" w:h="16840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201821" w14:textId="77777777" w:rsidR="00481506" w:rsidRDefault="00481506">
      <w:r>
        <w:separator/>
      </w:r>
    </w:p>
  </w:endnote>
  <w:endnote w:type="continuationSeparator" w:id="0">
    <w:p w14:paraId="034E4694" w14:textId="77777777" w:rsidR="00481506" w:rsidRDefault="00481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B9A9D250-3D7B-475A-BCB7-6F5D2089B0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charset w:val="00"/>
    <w:family w:val="auto"/>
    <w:pitch w:val="default"/>
    <w:embedRegular r:id="rId2" w:fontKey="{35902AFE-9A40-4B9A-9B52-A5CE5717834A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90F9765-44D0-423F-AE91-F4F19F000934}"/>
  </w:font>
  <w:font w:name="Georgia">
    <w:panose1 w:val="02040502050405020303"/>
    <w:charset w:val="00"/>
    <w:family w:val="auto"/>
    <w:pitch w:val="default"/>
    <w:embedRegular r:id="rId4" w:fontKey="{C4308F08-829F-44CE-944F-983C1F2FB507}"/>
    <w:embedItalic r:id="rId5" w:fontKey="{84E7E58F-D07A-4D0E-9471-D07B3067B784}"/>
  </w:font>
  <w:font w:name="Tahoma">
    <w:panose1 w:val="020B0604030504040204"/>
    <w:charset w:val="00"/>
    <w:family w:val="roman"/>
    <w:notTrueType/>
    <w:pitch w:val="default"/>
    <w:embedRegular r:id="rId6" w:fontKey="{6EABABB5-9744-4BD9-A122-4E0F699D20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891187" w14:textId="77777777" w:rsidR="008028A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50"/>
        <w:tab w:val="left" w:pos="5818"/>
      </w:tabs>
      <w:spacing w:after="200" w:line="276" w:lineRule="auto"/>
      <w:ind w:right="260"/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sz w:val="22"/>
        <w:szCs w:val="22"/>
      </w:rPr>
      <w:fldChar w:fldCharType="begin"/>
    </w:r>
    <w:r>
      <w:rPr>
        <w:rFonts w:ascii="Calibri" w:eastAsia="Calibri" w:hAnsi="Calibri" w:cs="Calibri"/>
        <w:sz w:val="22"/>
        <w:szCs w:val="22"/>
      </w:rPr>
      <w:instrText>PAGE</w:instrText>
    </w:r>
    <w:r>
      <w:rPr>
        <w:rFonts w:ascii="Calibri" w:eastAsia="Calibri" w:hAnsi="Calibri" w:cs="Calibri"/>
        <w:sz w:val="22"/>
        <w:szCs w:val="22"/>
      </w:rPr>
      <w:fldChar w:fldCharType="separate"/>
    </w:r>
    <w:r w:rsidR="008A3929">
      <w:rPr>
        <w:rFonts w:ascii="Calibri" w:eastAsia="Calibri" w:hAnsi="Calibri" w:cs="Calibri"/>
        <w:noProof/>
        <w:sz w:val="22"/>
        <w:szCs w:val="22"/>
      </w:rPr>
      <w:t>1</w:t>
    </w:r>
    <w:r>
      <w:rPr>
        <w:rFonts w:ascii="Calibri" w:eastAsia="Calibri" w:hAnsi="Calibri" w:cs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80EA1D" w14:textId="77777777" w:rsidR="00481506" w:rsidRDefault="00481506">
      <w:r>
        <w:separator/>
      </w:r>
    </w:p>
  </w:footnote>
  <w:footnote w:type="continuationSeparator" w:id="0">
    <w:p w14:paraId="1A58C8B7" w14:textId="77777777" w:rsidR="00481506" w:rsidRDefault="004815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5F04F" w14:textId="77777777" w:rsidR="008028A4" w:rsidRDefault="008028A4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ind w:hanging="708"/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6665B"/>
    <w:multiLevelType w:val="multilevel"/>
    <w:tmpl w:val="DD6CF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377FC1"/>
    <w:multiLevelType w:val="multilevel"/>
    <w:tmpl w:val="B07868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995F21"/>
    <w:multiLevelType w:val="multilevel"/>
    <w:tmpl w:val="8684ED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CD738FE"/>
    <w:multiLevelType w:val="multilevel"/>
    <w:tmpl w:val="3EC80A7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EA2A56"/>
    <w:multiLevelType w:val="multilevel"/>
    <w:tmpl w:val="AB7435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643121283">
    <w:abstractNumId w:val="4"/>
  </w:num>
  <w:num w:numId="2" w16cid:durableId="1602032303">
    <w:abstractNumId w:val="1"/>
  </w:num>
  <w:num w:numId="3" w16cid:durableId="1867135906">
    <w:abstractNumId w:val="2"/>
  </w:num>
  <w:num w:numId="4" w16cid:durableId="607854431">
    <w:abstractNumId w:val="3"/>
  </w:num>
  <w:num w:numId="5" w16cid:durableId="510687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8A4"/>
    <w:rsid w:val="00324B22"/>
    <w:rsid w:val="00481506"/>
    <w:rsid w:val="008028A4"/>
    <w:rsid w:val="008A3929"/>
    <w:rsid w:val="00D50991"/>
    <w:rsid w:val="00E6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35E95"/>
  <w15:docId w15:val="{36F14CD5-8089-48CA-AE5E-191F46A66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fr-FR" w:eastAsia="fr-T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7BB"/>
    <w:rPr>
      <w:lang w:eastAsia="en-US"/>
    </w:rPr>
  </w:style>
  <w:style w:type="paragraph" w:styleId="Titre1">
    <w:name w:val="heading 1"/>
    <w:basedOn w:val="Normal"/>
    <w:next w:val="Normal"/>
    <w:uiPriority w:val="9"/>
    <w:qFormat/>
    <w:rsid w:val="009577B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rsid w:val="009577B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rsid w:val="009577B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rsid w:val="009577BB"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uiPriority w:val="9"/>
    <w:semiHidden/>
    <w:unhideWhenUsed/>
    <w:qFormat/>
    <w:rsid w:val="009577BB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rsid w:val="009577B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rsid w:val="009577BB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1">
    <w:name w:val="Normal1"/>
    <w:rsid w:val="009577BB"/>
  </w:style>
  <w:style w:type="table" w:customStyle="1" w:styleId="TableNormal1">
    <w:name w:val="Table Normal"/>
    <w:rsid w:val="009577B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rsid w:val="009577BB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rsid w:val="009577BB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Lienhypertexte">
    <w:name w:val="Hyperlink"/>
    <w:rsid w:val="009577BB"/>
    <w:rPr>
      <w:u w:val="single"/>
    </w:rPr>
  </w:style>
  <w:style w:type="table" w:customStyle="1" w:styleId="TableNormal4">
    <w:name w:val="Table Normal"/>
    <w:rsid w:val="009577B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9577BB"/>
    <w:pPr>
      <w:tabs>
        <w:tab w:val="right" w:pos="9020"/>
      </w:tabs>
    </w:pPr>
    <w:rPr>
      <w:rFonts w:ascii="Helvetica Neue" w:eastAsia="Arial Unicode MS" w:hAnsi="Helvetica Neue" w:cs="Arial Unicode MS"/>
      <w:color w:val="000000"/>
    </w:rPr>
  </w:style>
  <w:style w:type="paragraph" w:customStyle="1" w:styleId="Body">
    <w:name w:val="Body"/>
    <w:rsid w:val="009577BB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En-tte">
    <w:name w:val="header"/>
    <w:rsid w:val="009577BB"/>
    <w:pPr>
      <w:tabs>
        <w:tab w:val="center" w:pos="4536"/>
        <w:tab w:val="right" w:pos="9072"/>
      </w:tabs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Default">
    <w:name w:val="Default"/>
    <w:rsid w:val="009577BB"/>
    <w:rPr>
      <w:color w:val="000000"/>
      <w:u w:color="000000"/>
    </w:rPr>
  </w:style>
  <w:style w:type="paragraph" w:styleId="Paragraphedeliste">
    <w:name w:val="List Paragraph"/>
    <w:rsid w:val="009577BB"/>
    <w:pPr>
      <w:ind w:left="720"/>
    </w:pPr>
    <w:rPr>
      <w:rFonts w:eastAsia="Arial Unicode MS" w:cs="Arial Unicode MS"/>
      <w:color w:val="000000"/>
      <w:u w:color="000000"/>
    </w:rPr>
  </w:style>
  <w:style w:type="numbering" w:customStyle="1" w:styleId="ImportedStyle1">
    <w:name w:val="Imported Style 1"/>
    <w:rsid w:val="009577BB"/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rsid w:val="009577BB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3"/>
    <w:rsid w:val="009577BB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rsid w:val="009577BB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7C3F2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3F25"/>
    <w:rPr>
      <w:rFonts w:ascii="Tahoma" w:hAnsi="Tahoma" w:cs="Tahoma"/>
      <w:sz w:val="16"/>
      <w:szCs w:val="16"/>
      <w:lang w:eastAsia="en-US"/>
    </w:r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hèm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CZxH12TjG9BZkq5TVKvMVgvCVg==">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Amina</dc:creator>
  <cp:lastModifiedBy>aoun amina</cp:lastModifiedBy>
  <cp:revision>2</cp:revision>
  <dcterms:created xsi:type="dcterms:W3CDTF">2025-03-24T09:38:00Z</dcterms:created>
  <dcterms:modified xsi:type="dcterms:W3CDTF">2025-03-24T09:38:00Z</dcterms:modified>
</cp:coreProperties>
</file>